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A86FC" w14:textId="5D291D87" w:rsidR="00BE671D" w:rsidRPr="00BE671D" w:rsidRDefault="00BE671D">
      <w:pPr>
        <w:rPr>
          <w:lang w:val="en-US"/>
        </w:rPr>
      </w:pPr>
      <w:r w:rsidRPr="00BE671D">
        <w:rPr>
          <w:lang w:val="en-US"/>
        </w:rPr>
        <w:t>Changes made to the model: Customer Ordering</w:t>
      </w:r>
    </w:p>
    <w:p w14:paraId="0642A919" w14:textId="1512A178" w:rsidR="00BE671D" w:rsidRPr="00BE671D" w:rsidRDefault="00BE671D">
      <w:pPr>
        <w:rPr>
          <w:lang w:val="en-US"/>
        </w:rPr>
      </w:pPr>
      <w:r w:rsidRPr="00BE671D">
        <w:rPr>
          <w:lang w:val="en-US"/>
        </w:rPr>
        <w:t xml:space="preserve">Observations from initial model: </w:t>
      </w:r>
    </w:p>
    <w:p w14:paraId="725B55CA" w14:textId="468EA69E" w:rsidR="00BE671D" w:rsidRPr="00BE671D" w:rsidRDefault="00BE671D">
      <w:pPr>
        <w:rPr>
          <w:lang w:val="en-US"/>
        </w:rPr>
      </w:pPr>
      <w:r w:rsidRPr="00BE671D">
        <w:rPr>
          <w:lang w:val="en-US"/>
        </w:rPr>
        <w:t>From the initial version of the model, few observations were made regarding the impact of the average price of the commodities and the recognized delivery delay on the number of order</w:t>
      </w:r>
      <w:ins w:id="0" w:author="Utkarsh Tripathi [Student-BUS]" w:date="2025-05-02T11:29:00Z" w16du:dateUtc="2025-05-02T10:29:00Z">
        <w:r w:rsidR="00EB151F">
          <w:rPr>
            <w:lang w:val="en-US"/>
          </w:rPr>
          <w:t>s</w:t>
        </w:r>
      </w:ins>
      <w:r w:rsidRPr="00BE671D">
        <w:rPr>
          <w:lang w:val="en-US"/>
        </w:rPr>
        <w:t>. Given that the customers are bound to respond to the supply</w:t>
      </w:r>
      <w:ins w:id="1" w:author="Utkarsh Tripathi [Student-BUS]" w:date="2025-05-02T11:29:00Z" w16du:dateUtc="2025-05-02T10:29:00Z">
        <w:r w:rsidR="00EB151F">
          <w:rPr>
            <w:lang w:val="en-US"/>
          </w:rPr>
          <w:t>-</w:t>
        </w:r>
      </w:ins>
      <w:del w:id="2" w:author="Utkarsh Tripathi [Student-BUS]" w:date="2025-05-02T11:29:00Z" w16du:dateUtc="2025-05-02T10:29:00Z">
        <w:r w:rsidRPr="00BE671D" w:rsidDel="00EB151F">
          <w:rPr>
            <w:lang w:val="en-US"/>
          </w:rPr>
          <w:delText xml:space="preserve"> </w:delText>
        </w:r>
      </w:del>
      <w:r w:rsidRPr="00BE671D">
        <w:rPr>
          <w:lang w:val="en-US"/>
        </w:rPr>
        <w:t>demand dynamic</w:t>
      </w:r>
      <w:ins w:id="3" w:author="Utkarsh Tripathi [Student-BUS]" w:date="2025-05-02T11:30:00Z" w16du:dateUtc="2025-05-02T10:30:00Z">
        <w:r w:rsidR="00EB151F">
          <w:rPr>
            <w:lang w:val="en-US"/>
          </w:rPr>
          <w:t>,</w:t>
        </w:r>
      </w:ins>
      <w:r w:rsidRPr="00BE671D">
        <w:rPr>
          <w:lang w:val="en-US"/>
        </w:rPr>
        <w:t xml:space="preserve"> and the observed delivery delay, the model needs to incorporate the effect of the two on the final number of the orders. </w:t>
      </w:r>
    </w:p>
    <w:p w14:paraId="79F2A1CC" w14:textId="72ECCE1D" w:rsidR="00566367" w:rsidRDefault="00566367" w:rsidP="00566367">
      <w:pPr>
        <w:rPr>
          <w:b/>
          <w:bCs/>
          <w:lang w:val="en-US"/>
        </w:rPr>
      </w:pPr>
      <w:r>
        <w:rPr>
          <w:b/>
          <w:bCs/>
          <w:lang w:val="en-US"/>
        </w:rPr>
        <w:t>Adjusted List of Variables:</w:t>
      </w:r>
    </w:p>
    <w:p w14:paraId="24553F45" w14:textId="1357F100" w:rsidR="00134ABE" w:rsidRDefault="009C4BA6" w:rsidP="009C4BA6">
      <w:pPr>
        <w:pStyle w:val="ListBullet"/>
        <w:rPr>
          <w:lang w:val="en-US"/>
        </w:rPr>
      </w:pPr>
      <w:r>
        <w:rPr>
          <w:lang w:val="en-US"/>
        </w:rPr>
        <w:t>Number of Sales Representatives</w:t>
      </w:r>
    </w:p>
    <w:p w14:paraId="3DA635BA" w14:textId="598A4362" w:rsidR="009C4BA6" w:rsidRDefault="009C4BA6" w:rsidP="009C4BA6">
      <w:pPr>
        <w:pStyle w:val="ListBullet"/>
        <w:rPr>
          <w:lang w:val="en-US"/>
        </w:rPr>
      </w:pPr>
      <w:r>
        <w:rPr>
          <w:lang w:val="en-US"/>
        </w:rPr>
        <w:t>Orders Per Rep</w:t>
      </w:r>
    </w:p>
    <w:p w14:paraId="684F02A9" w14:textId="14D76FA6" w:rsidR="009C4BA6" w:rsidRDefault="009C4BA6" w:rsidP="009C4BA6">
      <w:pPr>
        <w:pStyle w:val="ListBullet"/>
        <w:rPr>
          <w:lang w:val="en-US"/>
        </w:rPr>
      </w:pPr>
      <w:r>
        <w:rPr>
          <w:lang w:val="en-US"/>
        </w:rPr>
        <w:t>Order Volume (Orders)</w:t>
      </w:r>
    </w:p>
    <w:p w14:paraId="46CAB7AE" w14:textId="19F3350C" w:rsidR="009C4BA6" w:rsidRDefault="009C4BA6" w:rsidP="009C4BA6">
      <w:pPr>
        <w:pStyle w:val="ListBullet"/>
        <w:rPr>
          <w:lang w:val="en-US"/>
        </w:rPr>
      </w:pPr>
      <w:r>
        <w:rPr>
          <w:lang w:val="en-US"/>
        </w:rPr>
        <w:t>Order Fill Rate</w:t>
      </w:r>
    </w:p>
    <w:p w14:paraId="122F4316" w14:textId="31127AFD" w:rsidR="009C4BA6" w:rsidRDefault="008F73D9" w:rsidP="009C4BA6">
      <w:pPr>
        <w:pStyle w:val="ListBullet"/>
        <w:rPr>
          <w:lang w:val="en-US"/>
        </w:rPr>
      </w:pPr>
      <w:r>
        <w:rPr>
          <w:lang w:val="en-US"/>
        </w:rPr>
        <w:t>Average Order Fill Rate</w:t>
      </w:r>
    </w:p>
    <w:p w14:paraId="3351C444" w14:textId="3898DC5E" w:rsidR="008F73D9" w:rsidRDefault="008F73D9" w:rsidP="009C4BA6">
      <w:pPr>
        <w:pStyle w:val="ListBullet"/>
        <w:rPr>
          <w:lang w:val="en-US"/>
        </w:rPr>
      </w:pPr>
      <w:r>
        <w:rPr>
          <w:lang w:val="en-US"/>
        </w:rPr>
        <w:t>Time to Average Order Fill Rate</w:t>
      </w:r>
    </w:p>
    <w:p w14:paraId="62DA9F96" w14:textId="42C8EF51" w:rsidR="008F73D9" w:rsidRDefault="00287C88" w:rsidP="009C4BA6">
      <w:pPr>
        <w:pStyle w:val="ListBullet"/>
        <w:rPr>
          <w:lang w:val="en-US"/>
        </w:rPr>
      </w:pPr>
      <w:r>
        <w:rPr>
          <w:lang w:val="en-US"/>
        </w:rPr>
        <w:t>Order Backlog</w:t>
      </w:r>
    </w:p>
    <w:p w14:paraId="4065C418" w14:textId="376663D4" w:rsidR="00287C88" w:rsidRDefault="009E5DBB" w:rsidP="009C4BA6">
      <w:pPr>
        <w:pStyle w:val="ListBullet"/>
        <w:rPr>
          <w:lang w:val="en-US"/>
        </w:rPr>
      </w:pPr>
      <w:r>
        <w:rPr>
          <w:lang w:val="en-US"/>
        </w:rPr>
        <w:t>Capacity Per Month</w:t>
      </w:r>
    </w:p>
    <w:p w14:paraId="0E0F7BB3" w14:textId="53E75898" w:rsidR="009E5DBB" w:rsidRDefault="009E5DBB" w:rsidP="009C4BA6">
      <w:pPr>
        <w:pStyle w:val="ListBullet"/>
        <w:rPr>
          <w:lang w:val="en-US"/>
        </w:rPr>
      </w:pPr>
      <w:r>
        <w:rPr>
          <w:lang w:val="en-US"/>
        </w:rPr>
        <w:t xml:space="preserve">Percentage </w:t>
      </w:r>
      <w:proofErr w:type="spellStart"/>
      <w:r>
        <w:rPr>
          <w:lang w:val="en-US"/>
        </w:rPr>
        <w:t>Utilisation</w:t>
      </w:r>
      <w:proofErr w:type="spellEnd"/>
    </w:p>
    <w:p w14:paraId="1734B298" w14:textId="2011E23C" w:rsidR="009E5DBB" w:rsidRDefault="009E5DBB" w:rsidP="009C4BA6">
      <w:pPr>
        <w:pStyle w:val="ListBullet"/>
        <w:rPr>
          <w:lang w:val="en-US"/>
        </w:rPr>
      </w:pPr>
      <w:r>
        <w:rPr>
          <w:lang w:val="en-US"/>
        </w:rPr>
        <w:t xml:space="preserve">Pressure on Production </w:t>
      </w:r>
    </w:p>
    <w:p w14:paraId="2CF76D83" w14:textId="24ACA601" w:rsidR="009E5DBB" w:rsidRDefault="0053487F" w:rsidP="009C4BA6">
      <w:pPr>
        <w:pStyle w:val="ListBullet"/>
        <w:rPr>
          <w:lang w:val="en-US"/>
        </w:rPr>
      </w:pPr>
      <w:r>
        <w:rPr>
          <w:lang w:val="en-US"/>
        </w:rPr>
        <w:t xml:space="preserve">Actual Delivery Delay </w:t>
      </w:r>
    </w:p>
    <w:p w14:paraId="76746EE2" w14:textId="5A1DD103" w:rsidR="0053487F" w:rsidRDefault="00C01C27" w:rsidP="009C4BA6">
      <w:pPr>
        <w:pStyle w:val="ListBullet"/>
        <w:rPr>
          <w:lang w:val="en-US"/>
        </w:rPr>
      </w:pPr>
      <w:proofErr w:type="spellStart"/>
      <w:r>
        <w:rPr>
          <w:lang w:val="en-US"/>
        </w:rPr>
        <w:t>Recognised</w:t>
      </w:r>
      <w:proofErr w:type="spellEnd"/>
      <w:r>
        <w:rPr>
          <w:lang w:val="en-US"/>
        </w:rPr>
        <w:t xml:space="preserve"> Delivery Delay </w:t>
      </w:r>
    </w:p>
    <w:p w14:paraId="1C39CEAE" w14:textId="5AE31793" w:rsidR="00C01C27" w:rsidRDefault="00CF718B" w:rsidP="009C4BA6">
      <w:pPr>
        <w:pStyle w:val="ListBullet"/>
        <w:rPr>
          <w:lang w:val="en-US"/>
        </w:rPr>
      </w:pPr>
      <w:r>
        <w:rPr>
          <w:lang w:val="en-US"/>
        </w:rPr>
        <w:t xml:space="preserve">Time to </w:t>
      </w:r>
      <w:proofErr w:type="spellStart"/>
      <w:r>
        <w:rPr>
          <w:lang w:val="en-US"/>
        </w:rPr>
        <w:t>Recognise</w:t>
      </w:r>
      <w:proofErr w:type="spellEnd"/>
      <w:r>
        <w:rPr>
          <w:lang w:val="en-US"/>
        </w:rPr>
        <w:t xml:space="preserve"> Delivery Delay</w:t>
      </w:r>
    </w:p>
    <w:p w14:paraId="55161E2A" w14:textId="7C7A76F1" w:rsidR="00CF718B" w:rsidRDefault="00EA5A5A" w:rsidP="009C4BA6">
      <w:pPr>
        <w:pStyle w:val="ListBullet"/>
        <w:rPr>
          <w:lang w:val="en-US"/>
        </w:rPr>
      </w:pPr>
      <w:r>
        <w:rPr>
          <w:lang w:val="en-US"/>
        </w:rPr>
        <w:t>Reduction in Orders</w:t>
      </w:r>
    </w:p>
    <w:p w14:paraId="72FECA9A" w14:textId="5F2F5123" w:rsidR="00EA5A5A" w:rsidRDefault="00EA5A5A" w:rsidP="009C4BA6">
      <w:pPr>
        <w:pStyle w:val="ListBullet"/>
        <w:rPr>
          <w:lang w:val="en-US"/>
        </w:rPr>
      </w:pPr>
      <w:r>
        <w:rPr>
          <w:lang w:val="en-US"/>
        </w:rPr>
        <w:t>Competitors’ Demand</w:t>
      </w:r>
    </w:p>
    <w:p w14:paraId="39B9EFF3" w14:textId="31BF6288" w:rsidR="00EA5A5A" w:rsidRDefault="00AA0DB7" w:rsidP="009C4BA6">
      <w:pPr>
        <w:pStyle w:val="ListBullet"/>
        <w:rPr>
          <w:lang w:val="en-US"/>
        </w:rPr>
      </w:pPr>
      <w:r>
        <w:rPr>
          <w:lang w:val="en-US"/>
        </w:rPr>
        <w:t>Average Price</w:t>
      </w:r>
    </w:p>
    <w:p w14:paraId="46CBFDF3" w14:textId="0A798DB0" w:rsidR="00134ABE" w:rsidRPr="00DC414A" w:rsidRDefault="00F72C1C" w:rsidP="00134ABE">
      <w:pPr>
        <w:pStyle w:val="ListBullet"/>
        <w:rPr>
          <w:lang w:val="en-US"/>
        </w:rPr>
      </w:pPr>
      <w:r>
        <w:rPr>
          <w:lang w:val="en-US"/>
        </w:rPr>
        <w:t>Reported Sales Revenue</w:t>
      </w:r>
    </w:p>
    <w:p w14:paraId="3464602D" w14:textId="77777777" w:rsidR="00134ABE" w:rsidRDefault="00134ABE" w:rsidP="00134ABE">
      <w:pPr>
        <w:pStyle w:val="NoSpacing"/>
        <w:rPr>
          <w:lang w:val="en-US"/>
          <w:rPrChange w:id="4" w:author="" w16du:dateUtc="2025-05-02T11:15:00Z">
            <w:rPr/>
          </w:rPrChange>
        </w:rPr>
      </w:pPr>
    </w:p>
    <w:p w14:paraId="6C3611B5" w14:textId="77777777" w:rsidR="00566367" w:rsidRPr="0047239C" w:rsidRDefault="00566367" w:rsidP="00134ABE">
      <w:pPr>
        <w:pStyle w:val="NoSpacing"/>
        <w:rPr>
          <w:ins w:id="5" w:author="Utkarsh Tripathi [Student-BUS]" w:date="2025-05-02T11:49:00Z" w16du:dateUtc="2025-05-02T10:49:00Z"/>
          <w:b/>
          <w:bCs/>
          <w:lang w:val="en-US"/>
          <w:rPrChange w:id="6" w:author="Utkarsh Tripathi [Student-BUS]" w:date="2025-05-02T12:15:00Z" w16du:dateUtc="2025-05-02T11:15:00Z">
            <w:rPr>
              <w:ins w:id="7" w:author="Utkarsh Tripathi [Student-BUS]" w:date="2025-05-02T11:49:00Z" w16du:dateUtc="2025-05-02T10:49:00Z"/>
              <w:lang w:val="en-US"/>
            </w:rPr>
          </w:rPrChange>
        </w:rPr>
      </w:pPr>
      <w:ins w:id="8" w:author="Utkarsh Tripathi [Student-BUS]" w:date="2025-05-02T11:49:00Z" w16du:dateUtc="2025-05-02T10:49:00Z">
        <w:r w:rsidRPr="0047239C">
          <w:rPr>
            <w:b/>
            <w:bCs/>
            <w:lang w:val="en-US"/>
            <w:rPrChange w:id="9" w:author="Utkarsh Tripathi [Student-BUS]" w:date="2025-05-02T12:15:00Z" w16du:dateUtc="2025-05-02T11:15:00Z">
              <w:rPr>
                <w:lang w:val="en-US"/>
              </w:rPr>
            </w:rPrChange>
          </w:rPr>
          <w:t>Paired Variables:</w:t>
        </w:r>
      </w:ins>
    </w:p>
    <w:p w14:paraId="71523DAB" w14:textId="77777777" w:rsidR="00566367" w:rsidRDefault="00566367" w:rsidP="00134ABE">
      <w:pPr>
        <w:pStyle w:val="ListBullet"/>
        <w:rPr>
          <w:lang w:val="en-US"/>
        </w:rPr>
      </w:pPr>
      <w:ins w:id="10" w:author="Utkarsh Tripathi [Student-BUS]" w:date="2025-05-02T12:54:00Z">
        <w:r w:rsidRPr="3A723D87">
          <w:rPr>
            <w:lang w:val="en-US"/>
          </w:rPr>
          <w:t>Number of Sales Representatives &gt; Order</w:t>
        </w:r>
      </w:ins>
      <w:r w:rsidRPr="3A723D87">
        <w:rPr>
          <w:lang w:val="en-US"/>
        </w:rPr>
        <w:t xml:space="preserve"> Volume (+)</w:t>
      </w:r>
    </w:p>
    <w:p w14:paraId="7B14BF21" w14:textId="77777777" w:rsidR="00566367" w:rsidRPr="00BE671D" w:rsidRDefault="00566367" w:rsidP="00134ABE">
      <w:pPr>
        <w:pStyle w:val="ListBullet"/>
        <w:rPr>
          <w:lang w:val="en-US"/>
        </w:rPr>
      </w:pPr>
      <w:r w:rsidRPr="3A723D87">
        <w:rPr>
          <w:lang w:val="en-US"/>
        </w:rPr>
        <w:t xml:space="preserve">Orders Per Rep &gt; Order Volume (+) </w:t>
      </w:r>
    </w:p>
    <w:p w14:paraId="65F5587C" w14:textId="77777777" w:rsidR="00566367" w:rsidRPr="00BE671D" w:rsidRDefault="00566367" w:rsidP="00134ABE">
      <w:pPr>
        <w:pStyle w:val="ListBullet"/>
        <w:rPr>
          <w:lang w:val="en-US"/>
        </w:rPr>
      </w:pPr>
      <w:r w:rsidRPr="3A723D87">
        <w:rPr>
          <w:lang w:val="en-US"/>
        </w:rPr>
        <w:t xml:space="preserve">Order Volume &gt; Percentage </w:t>
      </w:r>
      <w:proofErr w:type="spellStart"/>
      <w:r w:rsidRPr="3A723D87">
        <w:rPr>
          <w:lang w:val="en-US"/>
        </w:rPr>
        <w:t>Utilisation</w:t>
      </w:r>
      <w:proofErr w:type="spellEnd"/>
      <w:r w:rsidRPr="3A723D87">
        <w:rPr>
          <w:lang w:val="en-US"/>
        </w:rPr>
        <w:t xml:space="preserve"> (+)</w:t>
      </w:r>
    </w:p>
    <w:p w14:paraId="105084DC" w14:textId="77777777" w:rsidR="00566367" w:rsidRPr="00BE671D" w:rsidRDefault="00566367" w:rsidP="00134ABE">
      <w:pPr>
        <w:pStyle w:val="ListBullet"/>
        <w:rPr>
          <w:lang w:val="en-US"/>
        </w:rPr>
      </w:pPr>
      <w:r w:rsidRPr="3A723D87">
        <w:rPr>
          <w:lang w:val="en-US"/>
        </w:rPr>
        <w:t xml:space="preserve">Percentage </w:t>
      </w:r>
      <w:proofErr w:type="spellStart"/>
      <w:r w:rsidRPr="3A723D87">
        <w:rPr>
          <w:lang w:val="en-US"/>
        </w:rPr>
        <w:t>Utilisation</w:t>
      </w:r>
      <w:proofErr w:type="spellEnd"/>
      <w:r w:rsidRPr="3A723D87">
        <w:rPr>
          <w:lang w:val="en-US"/>
        </w:rPr>
        <w:t xml:space="preserve"> &gt; Capacity Per Month (-)</w:t>
      </w:r>
    </w:p>
    <w:p w14:paraId="7C05B067" w14:textId="77777777" w:rsidR="00566367" w:rsidRPr="00BE671D" w:rsidRDefault="00566367" w:rsidP="00134ABE">
      <w:pPr>
        <w:pStyle w:val="ListBullet"/>
        <w:rPr>
          <w:lang w:val="en-US"/>
        </w:rPr>
      </w:pPr>
      <w:r w:rsidRPr="3A723D87">
        <w:rPr>
          <w:lang w:val="en-US"/>
        </w:rPr>
        <w:t xml:space="preserve">Percentage </w:t>
      </w:r>
      <w:proofErr w:type="spellStart"/>
      <w:r w:rsidRPr="3A723D87">
        <w:rPr>
          <w:lang w:val="en-US"/>
        </w:rPr>
        <w:t>Utilisation</w:t>
      </w:r>
      <w:proofErr w:type="spellEnd"/>
      <w:r w:rsidRPr="3A723D87">
        <w:rPr>
          <w:lang w:val="en-US"/>
        </w:rPr>
        <w:t xml:space="preserve"> &gt; Order Fill Rate (+)</w:t>
      </w:r>
    </w:p>
    <w:p w14:paraId="014D6060" w14:textId="77777777" w:rsidR="00566367" w:rsidRPr="00BE671D" w:rsidRDefault="00566367" w:rsidP="00134ABE">
      <w:pPr>
        <w:pStyle w:val="ListBullet"/>
        <w:rPr>
          <w:lang w:val="en-US"/>
        </w:rPr>
      </w:pPr>
      <w:r w:rsidRPr="3A723D87">
        <w:rPr>
          <w:lang w:val="en-US"/>
        </w:rPr>
        <w:t>Capacity Per Month &gt; Order Fill Rate (+)</w:t>
      </w:r>
    </w:p>
    <w:p w14:paraId="1076E738" w14:textId="77777777" w:rsidR="00566367" w:rsidRPr="00BE671D" w:rsidRDefault="00566367" w:rsidP="00134ABE">
      <w:pPr>
        <w:pStyle w:val="ListBullet"/>
        <w:rPr>
          <w:lang w:val="en-US"/>
        </w:rPr>
      </w:pPr>
      <w:r w:rsidRPr="3A723D87">
        <w:rPr>
          <w:lang w:val="en-US"/>
        </w:rPr>
        <w:t>Order Fill Rate &gt; Delivery Capacity (-)</w:t>
      </w:r>
    </w:p>
    <w:p w14:paraId="3C91067E" w14:textId="77777777" w:rsidR="00566367" w:rsidRPr="00BE671D" w:rsidRDefault="00566367" w:rsidP="00134ABE">
      <w:pPr>
        <w:pStyle w:val="ListBullet"/>
        <w:rPr>
          <w:lang w:val="en-US"/>
        </w:rPr>
      </w:pPr>
      <w:r w:rsidRPr="3A723D87">
        <w:rPr>
          <w:lang w:val="en-US"/>
        </w:rPr>
        <w:t>Delivery Capacity &gt; Actual Delivery Delay (-)</w:t>
      </w:r>
    </w:p>
    <w:p w14:paraId="22B2E921" w14:textId="77777777" w:rsidR="00566367" w:rsidRPr="00BE671D" w:rsidRDefault="00566367" w:rsidP="00134ABE">
      <w:pPr>
        <w:pStyle w:val="ListBullet"/>
        <w:rPr>
          <w:lang w:val="en-US"/>
        </w:rPr>
      </w:pPr>
      <w:r w:rsidRPr="3A723D87">
        <w:rPr>
          <w:lang w:val="en-US"/>
        </w:rPr>
        <w:t xml:space="preserve">Actual Delivery Delay &gt; Time to </w:t>
      </w:r>
      <w:proofErr w:type="spellStart"/>
      <w:r>
        <w:rPr>
          <w:lang w:val="en-US"/>
        </w:rPr>
        <w:t>R</w:t>
      </w:r>
      <w:r w:rsidRPr="3A723D87">
        <w:rPr>
          <w:lang w:val="en-US"/>
        </w:rPr>
        <w:t>ecognise</w:t>
      </w:r>
      <w:proofErr w:type="spellEnd"/>
      <w:r w:rsidRPr="3A723D87">
        <w:rPr>
          <w:lang w:val="en-US"/>
        </w:rPr>
        <w:t xml:space="preserve"> Delivery Delay (+)</w:t>
      </w:r>
    </w:p>
    <w:p w14:paraId="44A64E96" w14:textId="77777777" w:rsidR="00566367" w:rsidRPr="00BE671D" w:rsidRDefault="00566367" w:rsidP="00134ABE">
      <w:pPr>
        <w:pStyle w:val="ListBullet"/>
        <w:rPr>
          <w:lang w:val="en-US"/>
        </w:rPr>
      </w:pPr>
      <w:r w:rsidRPr="3A723D87">
        <w:rPr>
          <w:lang w:val="en-US"/>
        </w:rPr>
        <w:t xml:space="preserve">Time to </w:t>
      </w:r>
      <w:proofErr w:type="spellStart"/>
      <w:r w:rsidRPr="3A723D87">
        <w:rPr>
          <w:lang w:val="en-US"/>
        </w:rPr>
        <w:t>Recognise</w:t>
      </w:r>
      <w:proofErr w:type="spellEnd"/>
      <w:r w:rsidRPr="3A723D87">
        <w:rPr>
          <w:lang w:val="en-US"/>
        </w:rPr>
        <w:t xml:space="preserve"> Delivery Delay &gt; </w:t>
      </w:r>
      <w:proofErr w:type="spellStart"/>
      <w:r w:rsidRPr="3A723D87">
        <w:rPr>
          <w:lang w:val="en-US"/>
        </w:rPr>
        <w:t>Recognised</w:t>
      </w:r>
      <w:proofErr w:type="spellEnd"/>
      <w:r w:rsidRPr="3A723D87">
        <w:rPr>
          <w:lang w:val="en-US"/>
        </w:rPr>
        <w:t xml:space="preserve"> Delivery Delay (+)</w:t>
      </w:r>
    </w:p>
    <w:p w14:paraId="3B21A1CA" w14:textId="77777777" w:rsidR="00566367" w:rsidRPr="00BE671D" w:rsidRDefault="00566367" w:rsidP="00134ABE">
      <w:pPr>
        <w:pStyle w:val="ListBullet"/>
        <w:rPr>
          <w:lang w:val="en-US"/>
        </w:rPr>
      </w:pPr>
      <w:proofErr w:type="spellStart"/>
      <w:r w:rsidRPr="3A723D87">
        <w:rPr>
          <w:lang w:val="en-US"/>
        </w:rPr>
        <w:t>Recognised</w:t>
      </w:r>
      <w:proofErr w:type="spellEnd"/>
      <w:r w:rsidRPr="3A723D87">
        <w:rPr>
          <w:lang w:val="en-US"/>
        </w:rPr>
        <w:t xml:space="preserve"> Delivery Delay &gt; Reduction in Orders (-) </w:t>
      </w:r>
    </w:p>
    <w:p w14:paraId="14489F4C" w14:textId="77777777" w:rsidR="00566367" w:rsidRPr="00BE671D" w:rsidRDefault="00566367" w:rsidP="00134ABE">
      <w:pPr>
        <w:pStyle w:val="ListBullet"/>
        <w:rPr>
          <w:lang w:val="en-US"/>
        </w:rPr>
      </w:pPr>
      <w:r w:rsidRPr="3A723D87">
        <w:rPr>
          <w:lang w:val="en-US"/>
        </w:rPr>
        <w:t>Reduction in Orders &gt; Competitor’s Demand (+)</w:t>
      </w:r>
    </w:p>
    <w:p w14:paraId="4113E314" w14:textId="77777777" w:rsidR="00566367" w:rsidRPr="00BE671D" w:rsidRDefault="00566367" w:rsidP="00134ABE">
      <w:pPr>
        <w:pStyle w:val="ListBullet"/>
        <w:rPr>
          <w:lang w:val="en-US"/>
        </w:rPr>
      </w:pPr>
      <w:r w:rsidRPr="3A723D87">
        <w:rPr>
          <w:lang w:val="en-US"/>
        </w:rPr>
        <w:t xml:space="preserve">Competitor’s Demand &gt; Orders Per Rep (-) </w:t>
      </w:r>
    </w:p>
    <w:p w14:paraId="4502D54E" w14:textId="50BB7FD9" w:rsidR="000C4B1F" w:rsidRPr="00134ABE" w:rsidRDefault="00566367" w:rsidP="00134ABE">
      <w:pPr>
        <w:pStyle w:val="ListBullet"/>
        <w:rPr>
          <w:lang w:val="en-US"/>
        </w:rPr>
      </w:pPr>
      <w:r w:rsidRPr="3A723D87">
        <w:rPr>
          <w:lang w:val="en-US"/>
        </w:rPr>
        <w:t>Orders Per Rep &gt; Average Price (-)</w:t>
      </w:r>
      <w:del w:id="11" w:author="Utkarsh Tripathi [Student-BUS]" w:date="2025-05-02T11:36:00Z">
        <w:r w:rsidRPr="3A723D87" w:rsidDel="00BE671D">
          <w:rPr>
            <w:lang w:val="en-US"/>
          </w:rPr>
          <w:delText>Competitors’ Demand</w:delText>
        </w:r>
      </w:del>
    </w:p>
    <w:p w14:paraId="177320BD" w14:textId="02A49D24" w:rsidR="00622885" w:rsidRDefault="0047239C" w:rsidP="0047239C">
      <w:pPr>
        <w:rPr>
          <w:b/>
          <w:bCs/>
          <w:lang w:val="en-US"/>
        </w:rPr>
      </w:pPr>
      <w:r w:rsidRPr="00147985">
        <w:rPr>
          <w:lang w:val="en-US"/>
        </w:rPr>
        <w:t>The additional variables are</w:t>
      </w:r>
      <w:r>
        <w:rPr>
          <w:b/>
          <w:bCs/>
          <w:lang w:val="en-US"/>
        </w:rPr>
        <w:t xml:space="preserve"> </w:t>
      </w:r>
      <w:r w:rsidRPr="003131BA">
        <w:rPr>
          <w:b/>
          <w:bCs/>
          <w:highlight w:val="yellow"/>
          <w:lang w:val="en-US"/>
        </w:rPr>
        <w:t>Reduction in Orders</w:t>
      </w:r>
      <w:r w:rsidR="00147985">
        <w:rPr>
          <w:b/>
          <w:bCs/>
          <w:lang w:val="en-US"/>
        </w:rPr>
        <w:t xml:space="preserve"> </w:t>
      </w:r>
      <w:r w:rsidR="00147985" w:rsidRPr="00147985">
        <w:rPr>
          <w:lang w:val="en-US"/>
        </w:rPr>
        <w:t>and</w:t>
      </w:r>
      <w:r>
        <w:rPr>
          <w:b/>
          <w:bCs/>
          <w:lang w:val="en-US"/>
        </w:rPr>
        <w:t xml:space="preserve"> </w:t>
      </w:r>
      <w:r w:rsidRPr="003131BA">
        <w:rPr>
          <w:b/>
          <w:bCs/>
          <w:highlight w:val="yellow"/>
          <w:lang w:val="en-US"/>
        </w:rPr>
        <w:t>Competitors’ Demand</w:t>
      </w:r>
      <w:r w:rsidR="003131BA">
        <w:rPr>
          <w:b/>
          <w:bCs/>
          <w:lang w:val="en-US"/>
        </w:rPr>
        <w:t>.</w:t>
      </w:r>
    </w:p>
    <w:p w14:paraId="470B221E" w14:textId="77777777" w:rsidR="004F0322" w:rsidRDefault="004F0322" w:rsidP="004F0322">
      <w:pPr>
        <w:rPr>
          <w:b/>
          <w:bCs/>
          <w:lang w:val="en-US"/>
        </w:rPr>
      </w:pPr>
    </w:p>
    <w:p w14:paraId="1B427E44" w14:textId="77777777" w:rsidR="004F0322" w:rsidRDefault="004F0322" w:rsidP="004F0322">
      <w:pPr>
        <w:rPr>
          <w:b/>
          <w:bCs/>
          <w:lang w:val="en-US"/>
        </w:rPr>
      </w:pPr>
    </w:p>
    <w:p w14:paraId="5C9F0888" w14:textId="77777777" w:rsidR="004F0322" w:rsidRDefault="004F0322" w:rsidP="004F0322">
      <w:pPr>
        <w:rPr>
          <w:b/>
          <w:bCs/>
          <w:lang w:val="en-US"/>
        </w:rPr>
      </w:pPr>
    </w:p>
    <w:p w14:paraId="00146987" w14:textId="77777777" w:rsidR="004F0322" w:rsidRDefault="004F0322" w:rsidP="004F0322">
      <w:pPr>
        <w:rPr>
          <w:b/>
          <w:bCs/>
          <w:lang w:val="en-US"/>
        </w:rPr>
      </w:pPr>
    </w:p>
    <w:p w14:paraId="500DFCF9" w14:textId="77777777" w:rsidR="004F0322" w:rsidRDefault="004F0322" w:rsidP="004F0322">
      <w:pPr>
        <w:rPr>
          <w:b/>
          <w:bCs/>
          <w:lang w:val="en-US"/>
        </w:rPr>
      </w:pPr>
    </w:p>
    <w:p w14:paraId="240F6B31" w14:textId="77777777" w:rsidR="004F0322" w:rsidRDefault="004F0322" w:rsidP="004F0322">
      <w:pPr>
        <w:rPr>
          <w:b/>
          <w:bCs/>
          <w:lang w:val="en-US"/>
        </w:rPr>
      </w:pPr>
    </w:p>
    <w:p w14:paraId="4D3DC980" w14:textId="53037778" w:rsidR="005D6F8B" w:rsidRPr="004F0322" w:rsidRDefault="005D6F8B" w:rsidP="004F0322">
      <w:pPr>
        <w:rPr>
          <w:b/>
          <w:bCs/>
          <w:lang w:val="en-US"/>
        </w:rPr>
      </w:pPr>
      <w:r w:rsidRPr="004F0322">
        <w:rPr>
          <w:b/>
          <w:bCs/>
          <w:lang w:val="en-US"/>
        </w:rPr>
        <w:lastRenderedPageBreak/>
        <w:t>Stock and Flow diagram</w:t>
      </w:r>
      <w:r w:rsidR="00FA4143" w:rsidRPr="004F0322">
        <w:rPr>
          <w:b/>
          <w:bCs/>
          <w:lang w:val="en-US"/>
        </w:rPr>
        <w:t xml:space="preserve"> for Customer Ordering</w:t>
      </w:r>
    </w:p>
    <w:p w14:paraId="090386C5" w14:textId="4B1BCD81" w:rsidR="00622885" w:rsidRDefault="00622885" w:rsidP="00622885">
      <w:pPr>
        <w:jc w:val="center"/>
        <w:rPr>
          <w:b/>
          <w:bCs/>
          <w:lang w:val="en-US"/>
        </w:rPr>
      </w:pPr>
      <w:r w:rsidRPr="00622885">
        <w:rPr>
          <w:b/>
          <w:bCs/>
          <w:noProof/>
          <w:lang w:val="en-US"/>
        </w:rPr>
        <w:drawing>
          <wp:inline distT="0" distB="0" distL="0" distR="0" wp14:anchorId="04A7BABD" wp14:editId="0AED4017">
            <wp:extent cx="4057650" cy="5189054"/>
            <wp:effectExtent l="0" t="0" r="0" b="0"/>
            <wp:docPr id="1146303742"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03742" name="Picture 1" descr="A diagram of a diagram"/>
                    <pic:cNvPicPr/>
                  </pic:nvPicPr>
                  <pic:blipFill>
                    <a:blip r:embed="rId5"/>
                    <a:stretch>
                      <a:fillRect/>
                    </a:stretch>
                  </pic:blipFill>
                  <pic:spPr>
                    <a:xfrm>
                      <a:off x="0" y="0"/>
                      <a:ext cx="4063522" cy="5196564"/>
                    </a:xfrm>
                    <a:prstGeom prst="rect">
                      <a:avLst/>
                    </a:prstGeom>
                  </pic:spPr>
                </pic:pic>
              </a:graphicData>
            </a:graphic>
          </wp:inline>
        </w:drawing>
      </w:r>
    </w:p>
    <w:p w14:paraId="7E9004A6" w14:textId="77777777" w:rsidR="004F0322" w:rsidRPr="00E01430" w:rsidRDefault="004F0322" w:rsidP="004F0322">
      <w:pPr>
        <w:rPr>
          <w:b/>
          <w:bCs/>
          <w:u w:val="single"/>
          <w:lang w:val="en-US"/>
        </w:rPr>
      </w:pPr>
      <w:r>
        <w:rPr>
          <w:b/>
          <w:bCs/>
          <w:u w:val="single"/>
          <w:lang w:val="en-US"/>
        </w:rPr>
        <w:lastRenderedPageBreak/>
        <w:t xml:space="preserve">Policy </w:t>
      </w:r>
      <w:r w:rsidRPr="00E01430">
        <w:rPr>
          <w:b/>
          <w:bCs/>
          <w:u w:val="single"/>
          <w:lang w:val="en-US"/>
        </w:rPr>
        <w:t>Recommendation:</w:t>
      </w:r>
    </w:p>
    <w:p w14:paraId="760F49F0" w14:textId="77777777" w:rsidR="004F0322" w:rsidRPr="003131BA" w:rsidRDefault="004F0322" w:rsidP="004F0322">
      <w:pPr>
        <w:rPr>
          <w:lang w:val="en-US"/>
        </w:rPr>
      </w:pPr>
      <w:r>
        <w:rPr>
          <w:lang w:val="en-US"/>
        </w:rPr>
        <w:t xml:space="preserve">The goal of the adjustment is to include the effect of delays on the consumers’ decision making and the loss of market share due to inefficient practices within the company. As the company is accustomed to conservative policies that discourage capacity expansion, the company may </w:t>
      </w:r>
    </w:p>
    <w:p w14:paraId="43948349" w14:textId="77777777" w:rsidR="004F0322" w:rsidRDefault="004F0322" w:rsidP="004F0322">
      <w:pPr>
        <w:pStyle w:val="ListParagraph"/>
        <w:rPr>
          <w:lang w:val="en-US"/>
        </w:rPr>
      </w:pPr>
    </w:p>
    <w:p w14:paraId="3F54A104" w14:textId="77777777" w:rsidR="00BE671D" w:rsidRPr="00BE671D" w:rsidRDefault="00BE671D" w:rsidP="00BE671D">
      <w:pPr>
        <w:ind w:left="360"/>
        <w:rPr>
          <w:lang w:val="en-US"/>
        </w:rPr>
      </w:pPr>
    </w:p>
    <w:sectPr w:rsidR="00BE671D" w:rsidRPr="00BE671D" w:rsidSect="00EB151F">
      <w:pgSz w:w="16838" w:h="11906" w:orient="landscape"/>
      <w:pgMar w:top="1440" w:right="1440" w:bottom="1440" w:left="1440" w:header="708" w:footer="708" w:gutter="0"/>
      <w:cols w:space="708"/>
      <w:docGrid w:linePitch="360"/>
      <w:sectPrChange w:id="12" w:author="Utkarsh Tripathi [Student-BUS]" w:date="2025-05-02T11:26:00Z" w16du:dateUtc="2025-05-02T10:26:00Z">
        <w:sectPr w:rsidR="00BE671D" w:rsidRPr="00BE671D" w:rsidSect="00EB151F">
          <w:pgSz w:w="11906" w:h="16838" w:orient="portrait"/>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EAF2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171344"/>
    <w:multiLevelType w:val="hybridMultilevel"/>
    <w:tmpl w:val="87EE29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337C81"/>
    <w:multiLevelType w:val="hybridMultilevel"/>
    <w:tmpl w:val="59B8495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43708B"/>
    <w:multiLevelType w:val="hybridMultilevel"/>
    <w:tmpl w:val="7F044A5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053572"/>
    <w:multiLevelType w:val="hybridMultilevel"/>
    <w:tmpl w:val="208A8E7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36419FB"/>
    <w:multiLevelType w:val="hybridMultilevel"/>
    <w:tmpl w:val="212E2B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7195522">
    <w:abstractNumId w:val="4"/>
  </w:num>
  <w:num w:numId="2" w16cid:durableId="180977489">
    <w:abstractNumId w:val="2"/>
  </w:num>
  <w:num w:numId="3" w16cid:durableId="1943761831">
    <w:abstractNumId w:val="5"/>
  </w:num>
  <w:num w:numId="4" w16cid:durableId="1538394680">
    <w:abstractNumId w:val="1"/>
  </w:num>
  <w:num w:numId="5" w16cid:durableId="1229194791">
    <w:abstractNumId w:val="3"/>
  </w:num>
  <w:num w:numId="6" w16cid:durableId="7193236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tkarsh Tripathi [Student-BUS]">
    <w15:presenceInfo w15:providerId="AD" w15:userId="S::ut24aab@herts.ac.uk::1389d6bb-de1a-4755-a224-d22b7ff558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1D"/>
    <w:rsid w:val="000C4B1F"/>
    <w:rsid w:val="00134ABE"/>
    <w:rsid w:val="00143342"/>
    <w:rsid w:val="00147985"/>
    <w:rsid w:val="00287C88"/>
    <w:rsid w:val="003131BA"/>
    <w:rsid w:val="00329C09"/>
    <w:rsid w:val="0043717C"/>
    <w:rsid w:val="0047239C"/>
    <w:rsid w:val="004F0322"/>
    <w:rsid w:val="00515E9E"/>
    <w:rsid w:val="0053487F"/>
    <w:rsid w:val="00566367"/>
    <w:rsid w:val="005D6F8B"/>
    <w:rsid w:val="005F14DA"/>
    <w:rsid w:val="00622885"/>
    <w:rsid w:val="006B42AA"/>
    <w:rsid w:val="007128A8"/>
    <w:rsid w:val="00840390"/>
    <w:rsid w:val="008F73D9"/>
    <w:rsid w:val="009833C3"/>
    <w:rsid w:val="009C4BA6"/>
    <w:rsid w:val="009E5DBB"/>
    <w:rsid w:val="00A24711"/>
    <w:rsid w:val="00AA0DB7"/>
    <w:rsid w:val="00BE671D"/>
    <w:rsid w:val="00C01C27"/>
    <w:rsid w:val="00CF718B"/>
    <w:rsid w:val="00DC414A"/>
    <w:rsid w:val="00E01430"/>
    <w:rsid w:val="00EA5A5A"/>
    <w:rsid w:val="00EB151F"/>
    <w:rsid w:val="00F72C1C"/>
    <w:rsid w:val="00FA4143"/>
    <w:rsid w:val="0217C4E8"/>
    <w:rsid w:val="036DD0EA"/>
    <w:rsid w:val="0640E491"/>
    <w:rsid w:val="0AA10395"/>
    <w:rsid w:val="0B3D3943"/>
    <w:rsid w:val="0C425505"/>
    <w:rsid w:val="0D11AEDC"/>
    <w:rsid w:val="0F470F10"/>
    <w:rsid w:val="124B966A"/>
    <w:rsid w:val="12C2D750"/>
    <w:rsid w:val="13F7AD4B"/>
    <w:rsid w:val="153235D0"/>
    <w:rsid w:val="16109781"/>
    <w:rsid w:val="164C7666"/>
    <w:rsid w:val="167DAAC1"/>
    <w:rsid w:val="1D576056"/>
    <w:rsid w:val="250DBA81"/>
    <w:rsid w:val="2670FEFD"/>
    <w:rsid w:val="2717DB79"/>
    <w:rsid w:val="275A6B73"/>
    <w:rsid w:val="2ABF3951"/>
    <w:rsid w:val="3215F003"/>
    <w:rsid w:val="34A49185"/>
    <w:rsid w:val="34DE0B2D"/>
    <w:rsid w:val="34EC64C9"/>
    <w:rsid w:val="37052ED6"/>
    <w:rsid w:val="37D11E62"/>
    <w:rsid w:val="3A723D87"/>
    <w:rsid w:val="3B2BAFFA"/>
    <w:rsid w:val="3B2D9F70"/>
    <w:rsid w:val="3BBB998F"/>
    <w:rsid w:val="3C916A3E"/>
    <w:rsid w:val="3F3CF05A"/>
    <w:rsid w:val="3F68CB8A"/>
    <w:rsid w:val="3FA2A932"/>
    <w:rsid w:val="3FADADDC"/>
    <w:rsid w:val="4011C58C"/>
    <w:rsid w:val="437FAEA7"/>
    <w:rsid w:val="43F26A4D"/>
    <w:rsid w:val="462C6741"/>
    <w:rsid w:val="47AFB705"/>
    <w:rsid w:val="483B8C0B"/>
    <w:rsid w:val="510558B4"/>
    <w:rsid w:val="52D88960"/>
    <w:rsid w:val="565B55BA"/>
    <w:rsid w:val="58AC6C0C"/>
    <w:rsid w:val="5960DBD6"/>
    <w:rsid w:val="5A9BC522"/>
    <w:rsid w:val="5B36B4DA"/>
    <w:rsid w:val="5BA3669F"/>
    <w:rsid w:val="5DAA4829"/>
    <w:rsid w:val="5E00A850"/>
    <w:rsid w:val="5F46000A"/>
    <w:rsid w:val="6A18FE32"/>
    <w:rsid w:val="6A468DFF"/>
    <w:rsid w:val="6AC70839"/>
    <w:rsid w:val="6C885939"/>
    <w:rsid w:val="6DEB116B"/>
    <w:rsid w:val="71509E3E"/>
    <w:rsid w:val="7C4E30F0"/>
    <w:rsid w:val="7D46540B"/>
    <w:rsid w:val="7E5C09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662E"/>
  <w15:chartTrackingRefBased/>
  <w15:docId w15:val="{33EBE637-361E-4577-96F7-8A12EF32D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7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71D"/>
    <w:rPr>
      <w:rFonts w:eastAsiaTheme="majorEastAsia" w:cstheme="majorBidi"/>
      <w:color w:val="272727" w:themeColor="text1" w:themeTint="D8"/>
    </w:rPr>
  </w:style>
  <w:style w:type="paragraph" w:styleId="Title">
    <w:name w:val="Title"/>
    <w:basedOn w:val="Normal"/>
    <w:next w:val="Normal"/>
    <w:link w:val="TitleChar"/>
    <w:uiPriority w:val="10"/>
    <w:qFormat/>
    <w:rsid w:val="00BE6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71D"/>
    <w:pPr>
      <w:spacing w:before="160"/>
      <w:jc w:val="center"/>
    </w:pPr>
    <w:rPr>
      <w:i/>
      <w:iCs/>
      <w:color w:val="404040" w:themeColor="text1" w:themeTint="BF"/>
    </w:rPr>
  </w:style>
  <w:style w:type="character" w:customStyle="1" w:styleId="QuoteChar">
    <w:name w:val="Quote Char"/>
    <w:basedOn w:val="DefaultParagraphFont"/>
    <w:link w:val="Quote"/>
    <w:uiPriority w:val="29"/>
    <w:rsid w:val="00BE671D"/>
    <w:rPr>
      <w:i/>
      <w:iCs/>
      <w:color w:val="404040" w:themeColor="text1" w:themeTint="BF"/>
    </w:rPr>
  </w:style>
  <w:style w:type="paragraph" w:styleId="ListParagraph">
    <w:name w:val="List Paragraph"/>
    <w:basedOn w:val="Normal"/>
    <w:uiPriority w:val="34"/>
    <w:qFormat/>
    <w:rsid w:val="00BE671D"/>
    <w:pPr>
      <w:ind w:left="720"/>
      <w:contextualSpacing/>
    </w:pPr>
  </w:style>
  <w:style w:type="character" w:styleId="IntenseEmphasis">
    <w:name w:val="Intense Emphasis"/>
    <w:basedOn w:val="DefaultParagraphFont"/>
    <w:uiPriority w:val="21"/>
    <w:qFormat/>
    <w:rsid w:val="00BE671D"/>
    <w:rPr>
      <w:i/>
      <w:iCs/>
      <w:color w:val="0F4761" w:themeColor="accent1" w:themeShade="BF"/>
    </w:rPr>
  </w:style>
  <w:style w:type="paragraph" w:styleId="IntenseQuote">
    <w:name w:val="Intense Quote"/>
    <w:basedOn w:val="Normal"/>
    <w:next w:val="Normal"/>
    <w:link w:val="IntenseQuoteChar"/>
    <w:uiPriority w:val="30"/>
    <w:qFormat/>
    <w:rsid w:val="00BE6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71D"/>
    <w:rPr>
      <w:i/>
      <w:iCs/>
      <w:color w:val="0F4761" w:themeColor="accent1" w:themeShade="BF"/>
    </w:rPr>
  </w:style>
  <w:style w:type="character" w:styleId="IntenseReference">
    <w:name w:val="Intense Reference"/>
    <w:basedOn w:val="DefaultParagraphFont"/>
    <w:uiPriority w:val="32"/>
    <w:qFormat/>
    <w:rsid w:val="00BE671D"/>
    <w:rPr>
      <w:b/>
      <w:bCs/>
      <w:smallCaps/>
      <w:color w:val="0F4761" w:themeColor="accent1" w:themeShade="BF"/>
      <w:spacing w:val="5"/>
    </w:rPr>
  </w:style>
  <w:style w:type="paragraph" w:styleId="Revision">
    <w:name w:val="Revision"/>
    <w:hidden/>
    <w:uiPriority w:val="99"/>
    <w:semiHidden/>
    <w:rsid w:val="00BE671D"/>
    <w:pPr>
      <w:spacing w:after="0" w:line="240" w:lineRule="auto"/>
    </w:pPr>
  </w:style>
  <w:style w:type="table" w:styleId="TableGrid">
    <w:name w:val="Table Grid"/>
    <w:basedOn w:val="TableNormal"/>
    <w:uiPriority w:val="39"/>
    <w:rsid w:val="00EB15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134ABE"/>
    <w:pPr>
      <w:spacing w:after="0" w:line="240" w:lineRule="auto"/>
    </w:pPr>
  </w:style>
  <w:style w:type="paragraph" w:styleId="ListBullet">
    <w:name w:val="List Bullet"/>
    <w:basedOn w:val="Normal"/>
    <w:uiPriority w:val="99"/>
    <w:unhideWhenUsed/>
    <w:rsid w:val="00134ABE"/>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Tripathi, Utkarsh [Student-BUS]</dc:creator>
  <cp:keywords/>
  <dc:description/>
  <cp:lastModifiedBy>Utkarsh Tripathi [Student-BUS]</cp:lastModifiedBy>
  <cp:revision>25</cp:revision>
  <dcterms:created xsi:type="dcterms:W3CDTF">2025-05-02T10:08:00Z</dcterms:created>
  <dcterms:modified xsi:type="dcterms:W3CDTF">2025-05-05T20:29:00Z</dcterms:modified>
</cp:coreProperties>
</file>